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 — EXPECTED REDLINE</w:t>
      </w:r>
    </w:p>
    <w:p>
      <w:r>
        <w:t>This document shows the 5 deviations the clausecraft spotter is expected to flag on demo/known-bad-nda.pdf, with the original (bad) text struck through and the corrected text inserted. Each change is annotated with the rationale + category.</w:t>
      </w:r>
    </w:p>
    <w:p>
      <w:pPr>
        <w:pStyle w:val="Heading2"/>
      </w:pPr>
      <w:r>
        <w:t>1. Definition of Confidential Information.</w:t>
      </w:r>
    </w:p>
    <w:p>
      <w:del w:id="1" w:author="clausecraft" w:date="2026-06-16T01:17:10Z">
        <w:r>
          <w:rPr/>
          <w:delText>“Confidential Information” means any and all information disclosed by one Party to the other Party, whether orally, in writing, or in any other form, without regard to whether such information is marked as confidential. The Receiving Party shall treat all such information as confidential and shall be bound by the obligations of this Agreement with respect to all such information without limitation.</w:delText>
        </w:r>
      </w:del>
      <w:ins w:id="2" w:author="clausecraft" w:date="2026-06-16T01:17:10Z">
        <w:r>
          <w:rPr/>
          <w:t xml:space="preserve">“Confidential Information” means any non-public information disclosed by one Party (the “Discloser”) to the other Party (the “Recipient”), whether orally, in writing, or in any other form, that is designated as confidential at the time of disclosure or that, given the nature of the information or the circumstances surrounding its disclosure, reasonably should be understood to be confidential. Confidential Information does not include information that: (a) is or becomes generally available to the public other than as a result of disclosure by the Recipient; (b) was known to the Recipient prior to its disclosure by the Discloser; (c) is or becomes available to the Recipient on a non-confidential basis from a source other than the Discloser, provided that such source is not bound by a duty of confidentiality; or (d) is required to be disclosed by law, regulation, court order, or subpoena, provided that the Recipient gives the Discloser prompt written notice of such requirement and reasonably cooperates with the Discloser in seeking a protective order.</w:t>
        </w:r>
      </w:ins>
    </w:p>
    <w:p>
      <w:r>
        <w:t>Rationale (c1, missing_exclusions): Missing the 4 standard carve-outs (public, prior knowledge, independently developed, lawfully required). Without these, “Confidential Information” is unbounded — anything disclosed is automatically confidential.</w:t>
      </w:r>
    </w:p>
    <w:p>
      <w:pPr>
        <w:pStyle w:val="Heading2"/>
      </w:pPr>
      <w:r>
        <w:t>2. Term.</w:t>
      </w:r>
    </w:p>
    <w:p>
      <w:del w:id="3" w:author="clausecraft" w:date="2026-06-16T01:17:10Z">
        <w:r>
          <w:rPr/>
          <w:delText>This Agreement shall commence on the Effective Date and shall continue for a period of five (5) years thereafter, unless earlier terminated in accordance with its terms. The obligations of confidentiality and non-use set forth in this Agreement shall survive the termination or expiration of this Agreement for an additional period of five (5) years, totalling ten (10) years of confidentiality obligations.</w:delText>
        </w:r>
      </w:del>
      <w:ins w:id="4" w:author="clausecraft" w:date="2026-06-16T01:17:10Z">
        <w:r>
          <w:rPr/>
          <w:t xml:space="preserve">This Agreement shall commence on the Effective Date and shall continue for a period of two (2) years thereafter, unless earlier terminated in accordance with its terms. The obligations of confidentiality and non-use set forth in this Agreement shall survive the termination or expiration of this Agreement for an additional period of three (3) years; provided, however, that with respect to any Confidential Information that constitutes a trade secret under applicable law, such obligations shall survive for so long as such information remains a trade secret.</w:t>
        </w:r>
      </w:ins>
    </w:p>
    <w:p>
      <w:r>
        <w:t>Rationale (c2, term_too_long): 5 years + 5 year survival = 10 years of obligation, vs the playbook's 2 year + 3 year survival. Trade-secret protection should be “for so long as it remains a trade secret”, not perpetual.</w:t>
      </w:r>
    </w:p>
    <w:p>
      <w:pPr>
        <w:pStyle w:val="Heading2"/>
      </w:pPr>
      <w:r>
        <w:t>3. Trade Secret Protection.</w:t>
      </w:r>
    </w:p>
    <w:p>
      <w:del w:id="5" w:author="clausecraft" w:date="2026-06-16T01:17:10Z">
        <w:r>
          <w:rPr/>
          <w:delText>With respect to any information disclosed hereunder that constitutes a trade secret, the Receiving Party and its personnel shall be bound by the obligations of confidentiality and non-use set forth in this Agreement in perpetuity, without time limit, regardless of whether such information continues to qualify as a trade secret under applicable law.</w:delText>
        </w:r>
      </w:del>
      <w:ins w:id="6" w:author="clausecraft" w:date="2026-06-16T01:17:10Z">
        <w:r>
          <w:rPr/>
          <w:t xml:space="preserve">Notwithstanding anything to the contrary in this Agreement, the Recipient shall be free to use any general knowledge, skills, and experience retained in the unaided memory of the Recipient’s personnel in the ordinary course of their work. This Section does not grant the Recipient any license under any patent, copyright, trade secret, or other intellectual property right of the Discloser. With respect to any information disclosed hereunder that constitutes a trade secret, the obligations of confidentiality and non-use set forth in this Agreement shall survive for so long as such information remains a trade secret under applicable law.</w:t>
        </w:r>
      </w:ins>
    </w:p>
    <w:p>
      <w:r>
        <w:t>Rationale (c3, missing_residual_knowledge_carveout): No residual knowledge carve-out. The Receiving Party's employees are bound by the full confidentiality obligation even for information that remains in their unaided memory.</w:t>
      </w:r>
    </w:p>
    <w:p>
      <w:pPr>
        <w:pStyle w:val="Heading2"/>
      </w:pPr>
      <w:r>
        <w:t>4. Governing Law.</w:t>
      </w:r>
    </w:p>
    <w:p>
      <w:del w:id="7" w:author="clausecraft" w:date="2026-06-16T01:17:10Z">
        <w:r>
          <w:rPr/>
          <w:delText>This Agreement shall be governed by and construed in accordance with the laws of the Cayman Islands, without giving effect to any choice-of-law or conflict-of-laws provision that would cause the laws of any other jurisdiction to apply. The Parties consent to the exclusive jurisdiction of the courts of the Cayman Islands for any action arising out of or relating to this Agreement.</w:delText>
        </w:r>
      </w:del>
      <w:ins w:id="8" w:author="clausecraft" w:date="2026-06-16T01:17:10Z">
        <w:r>
          <w:rPr/>
          <w:t xml:space="preserve">This Agreement shall be governed by and construed in accordance with the laws of the State of Delaware, without giving effect to any choice-of-law or conflict-of-laws provision that would cause the laws of any other jurisdiction to apply. The Parties consent to the exclusive jurisdiction of the state and federal courts located in New Castle County, Delaware, for any action arising out of or relating to this Agreement, and irrevocably waive any objection to the venue of any such action.</w:t>
        </w:r>
      </w:ins>
    </w:p>
    <w:p>
      <w:r>
        <w:t>Rationale (c4, offshore_jurisdiction): Cayman Islands law + courts is an off-shore surprise for a US/EU counterparty. Changes the dispute-resolution venue from the playbook's Delaware / New Castle County reference.</w:t>
      </w:r>
    </w:p>
    <w:p>
      <w:pPr>
        <w:pStyle w:val="Heading2"/>
      </w:pPr>
      <w:r>
        <w:t>5. Remedies.</w:t>
      </w:r>
    </w:p>
    <w:p>
      <w:del w:id="9" w:author="clausecraft" w:date="2026-06-16T01:17:10Z">
        <w:r>
          <w:rPr/>
          <w:delText>The Parties agree that the sole and exclusive remedy for any breach of this Agreement shall be monetary damages, capped at a maximum aggregate liability of fifty thousand United States dollars (USD 50,000). The Parties expressly waive any right to seek injunctive relief, specific performance, or other equitable remedies in connection with this Agreement.</w:delText>
        </w:r>
      </w:del>
      <w:ins w:id="10" w:author="clausecraft" w:date="2026-06-16T01:17:10Z">
        <w:r>
          <w:rPr/>
          <w:t xml:space="preserve">The Parties acknowledge and agree that any breach or threatened breach of this Agreement by the Recipient would cause irreparable harm to the Discloser for which monetary damages would be an inadequate remedy. Accordingly, the Discloser shall be entitled to seek injunctive and other equitable relief to prevent or restrain any such breach, without the necessity of proving actual damages or posting a bond, in addition to any other remedies available at law or in equity.</w:t>
        </w:r>
      </w:ins>
    </w:p>
    <w:p>
      <w:r>
        <w:t>Rationale (c5, damages_cap_in_lieu_of_injunction): USD 50,000 cap + explicit waiver of injunctive relief removes the only remedy that actually deters a breach. Without an injunction, the Recipient can leak, pay the cap, and walk away. This is the only “unacceptable” (score 3) deviation — the other four are “material” (score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NDA — Counterfactual Demo (expected redline)</dc:title>
  <dc:subject/>
  <dc:creator>clausecraft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